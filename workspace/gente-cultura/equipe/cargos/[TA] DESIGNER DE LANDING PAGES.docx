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Designer de Landing Pages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o design de landing pages de forma independente, garantindo que sejam visualmente atraentes e eficazes na conversão, e colaborar com outras equipes para implementar e otimizar soluções de design.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Design de Landing Pages: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layouts e designs para landing pages baseados em diretrizes de marca e objetivos de campanha.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Execução de Tarefas: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ajustes e implementar alterações solicitadas nas landing pages existentes.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marketing e desenvolvimento para garantir que as landing pages sejam funcionais e esteticamente agradáveis.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pesquisa e análise de tendências e melhores práticas em design de landing pages.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Testes e Feedback: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de testes de usabilidade e coletar feedback para aprimorar o design das landing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Criação de Landing Pages: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designs inovadores e eficazes para landing pages, alinhados com as estratégias de marketing e objetivos de conversão.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o design de landing pages, desde o conceito até a execução final, garantindo que os prazos e objetivos sejam atendidos.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Multidisciplinar: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marketing, desenvolvimento e copywriting para garantir a integração e eficácia das landing pages.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e A/B Testing: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testes A/B e otimizar as landing pages com base em dados e feedback para melhorar o desempenho e as taxas de conversão.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tendências de design e melhores práticas, aplicando inovações ao design das landing pages.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 de Design: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de design para landing pages, alinhando-as com os objetivos de marketing e de negócios.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o design de landing pages complexas e de grande escala, garantindo qualidade, inovação e alinhamento com as estratégias da empresa.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Mentoria e 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desenvolver outros designers, fornecendo feedback e suporte para aprimorar habilidades e práticas de design.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e Análise: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análises avançadas de desempenho e otimização, implementando melhorias contínuas para maximizar a conversão e o impacto das landing pages.</w:t>
            </w:r>
          </w:p>
          <w:sdt>
            <w:sdtPr>
              <w:tag w:val="goog_rdk_1"/>
            </w:sdtPr>
            <w:sdtContent>
              <w:p w:rsidR="00000000" w:rsidDel="00000000" w:rsidP="00000000" w:rsidRDefault="00000000" w:rsidRPr="00000000" w14:paraId="0000001C">
                <w:pPr>
                  <w:spacing w:line="360" w:lineRule="auto"/>
                  <w:rPr>
                    <w:ins w:author="Leandro Rezende" w:id="0" w:date="2024-10-02T19:23:25Z"/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sz w:val="20"/>
                    <w:szCs w:val="20"/>
                    <w:rtl w:val="0"/>
                  </w:rPr>
                  <w:t xml:space="preserve">Integração de Tecnologia: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Trabalhar com equipes de desenvolvimento para garantir a implementação eficaz dos designs e resolver problemas técnicos complexos.</w:t>
                </w:r>
                <w:sdt>
                  <w:sdtPr>
                    <w:tag w:val="goog_rdk_0"/>
                  </w:sdtPr>
                  <w:sdtContent>
                    <w:ins w:author="Leandro Rezende" w:id="0" w:date="2024-10-02T19:23:25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Design Gráfico, Comunicação Visual, Web Design, ou áreas relacionadas.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3 a 5 anos de experiência em design de landing pages ou design web.</w:t>
            </w:r>
          </w:p>
          <w:sdt>
            <w:sdtPr>
              <w:tag w:val="goog_rdk_3"/>
            </w:sdtPr>
            <w:sdtContent>
              <w:p w:rsidR="00000000" w:rsidDel="00000000" w:rsidP="00000000" w:rsidRDefault="00000000" w:rsidRPr="00000000" w14:paraId="00000024">
                <w:pPr>
                  <w:spacing w:line="360" w:lineRule="auto"/>
                  <w:rPr>
                    <w:ins w:author="Leandro Rezende" w:id="1" w:date="2024-10-02T19:24:24Z"/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Conhecimento avançado em ferramentas de design como Adobe Creative Suite, Sketch, Figma, ou similares.</w:t>
                </w:r>
                <w:sdt>
                  <w:sdtPr>
                    <w:tag w:val="goog_rdk_2"/>
                  </w:sdtPr>
                  <w:sdtContent>
                    <w:ins w:author="Leandro Rezende" w:id="1" w:date="2024-10-02T19:24:24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sdt>
              <w:sdtPr>
                <w:tag w:val="goog_rdk_4"/>
              </w:sdtPr>
              <w:sdtContent>
                <w:ins w:author="Leandro Rezende" w:id="1" w:date="2024-10-02T19:24:24Z"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Conhecimento avançado em ferramentas low code como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 webflow, wix, framer, pois trabalhará diretamente com Clickmax, que possui uma estrutura similar.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práticas de otimização de conversão e testes A/B.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ferramentas de design e práticas de otimização de conversão.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projetos complexos e orientar equipes de design.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tag w:val="goog_rdk_7"/>
      </w:sdtPr>
      <w:sdtContent>
        <w:p w:rsidR="00000000" w:rsidDel="00000000" w:rsidP="00000000" w:rsidRDefault="00000000" w:rsidRPr="00000000" w14:paraId="00000032">
          <w:pPr>
            <w:spacing w:line="360" w:lineRule="auto"/>
            <w:rPr>
              <w:ins w:author="Leandro Rezende" w:id="2" w:date="2024-10-02T19:25:12Z"/>
              <w:rFonts w:ascii="Montserrat" w:cs="Montserrat" w:eastAsia="Montserrat" w:hAnsi="Montserrat"/>
            </w:rPr>
          </w:pPr>
          <w:sdt>
            <w:sdtPr>
              <w:tag w:val="goog_rdk_6"/>
            </w:sdtPr>
            <w:sdtContent>
              <w:ins w:author="Leandro Rezende" w:id="2" w:date="2024-10-02T19:25:12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13"/>
      </w:sdtPr>
      <w:sdtContent>
        <w:p w:rsidR="00000000" w:rsidDel="00000000" w:rsidP="00000000" w:rsidRDefault="00000000" w:rsidRPr="00000000" w14:paraId="00000033">
          <w:pPr>
            <w:spacing w:line="360" w:lineRule="auto"/>
            <w:rPr>
              <w:rFonts w:ascii="Montserrat" w:cs="Montserrat" w:eastAsia="Montserrat" w:hAnsi="Montserrat"/>
              <w:b w:val="1"/>
              <w:sz w:val="20"/>
              <w:szCs w:val="20"/>
              <w:rPrChange w:author="Leandro Rezende" w:id="3" w:date="2024-10-02T19:26:10Z">
                <w:rPr>
                  <w:rFonts w:ascii="Montserrat" w:cs="Montserrat" w:eastAsia="Montserrat" w:hAnsi="Montserrat"/>
                  <w:sz w:val="20"/>
                  <w:szCs w:val="20"/>
                </w:rPr>
              </w:rPrChange>
            </w:rPr>
          </w:pPr>
          <w:sdt>
            <w:sdtPr>
              <w:tag w:val="goog_rdk_8"/>
            </w:sdtPr>
            <w:sdtContent>
              <w:ins w:author="Leandro Rezende" w:id="2" w:date="2024-10-02T19:25:12Z"/>
              <w:sdt>
                <w:sdtPr>
                  <w:tag w:val="goog_rdk_9"/>
                </w:sdtPr>
                <w:sdtContent>
                  <w:ins w:author="Leandro Rezende" w:id="2" w:date="2024-10-02T19:25:12Z"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rtl w:val="0"/>
                        <w:rPrChange w:author="Leandro Rezende" w:id="3" w:date="2024-10-02T19:26:10Z">
                          <w:rPr>
                            <w:rFonts w:ascii="Montserrat" w:cs="Montserrat" w:eastAsia="Montserrat" w:hAnsi="Montserrat"/>
                          </w:rPr>
                        </w:rPrChange>
                      </w:rPr>
                      <w:t xml:space="preserve">Portfólio com experiência comprovada na criação de </w:t>
                    </w:r>
                  </w:ins>
                </w:sdtContent>
              </w:sdt>
              <w:ins w:author="Leandro Rezende" w:id="2" w:date="2024-10-02T19:25:12Z">
                <w:sdt>
                  <w:sdtPr>
                    <w:tag w:val="goog_rdk_10"/>
                  </w:sdtPr>
                  <w:sdtContent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rtl w:val="0"/>
                        <w:rPrChange w:author="Leandro Rezende" w:id="3" w:date="2024-10-02T19:26:10Z">
                          <w:rPr>
                            <w:rFonts w:ascii="Montserrat" w:cs="Montserrat" w:eastAsia="Montserrat" w:hAnsi="Montserrat"/>
                          </w:rPr>
                        </w:rPrChange>
                      </w:rPr>
                      <w:t xml:space="preserve">sequências</w:t>
                    </w:r>
                  </w:sdtContent>
                </w:sdt>
                <w:sdt>
                  <w:sdtPr>
                    <w:tag w:val="goog_rdk_11"/>
                  </w:sdtPr>
                  <w:sdtContent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rtl w:val="0"/>
                        <w:rPrChange w:author="Leandro Rezende" w:id="3" w:date="2024-10-02T19:26:10Z">
                          <w:rPr>
                            <w:rFonts w:ascii="Montserrat" w:cs="Montserrat" w:eastAsia="Montserrat" w:hAnsi="Montserrat"/>
                          </w:rPr>
                        </w:rPrChange>
                      </w:rPr>
                      <w:t xml:space="preserve"> de páginas de lançamento como captura, venda, obrigado, etc. É essencial mostrar os resultados e conversões das páginas além de apenas um visual de alto nível.</w:t>
                    </w:r>
                  </w:sdtContent>
                </w:sdt>
              </w:ins>
            </w:sdtContent>
          </w:sdt>
          <w:sdt>
            <w:sdtPr>
              <w:tag w:val="goog_rdk_12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4KOHPsNTY3OyELCHYjeNpDf5g==">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