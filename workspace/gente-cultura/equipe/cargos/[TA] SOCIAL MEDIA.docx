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Marketing, Comunicação, Jornalismo ou áreas relacionadas; pós-graduação é um diferencial.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Ajudar na produção e edição de conteúdo digital, incluindo textos, imagens e vídeos, seguindo o planejamento estratégico.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Agendamento e Publicação: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Programar postagens nas diversas plataformas sociais da empresa, garantindo a consistência no calendário de publicações.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Monitoramento: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Acompanhar o desempenho das postagens e campanhas, coletando dados para análises e relatórios.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Interação com a Audiência: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Responder a comentários e mensagens de seguidores sob a orientação de um supervisor, mantendo um tom consistente com a marca.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implementar estratégias de conteúdo que reflitam os objetivos da marca e da campanha.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Campanhas: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e gerenciar campanhas de mídia social, incluindo anúncios pagos, para aumentar a visibilidade e o engajamento.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e analisar métricas de desempenho, ajustando a estratégia conforme necessário para otimizar resultados.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Interna: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estreita colaboração com outras equipes (como marketing, design e produto) para garantir uma comunicação integrada.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Estratégico: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Definir e liderar a estratégia geral de mídia social da empresa, alinhando-a com os objetivos de negócios e marketing.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orientar a equipe de mídias sociais, promovendo um ambiente de inovação e excelência.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Crise: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a reputação online da empresa, respondendo proativamente a crises e comentários negativos.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Manter-se atualizado com as tendências de mídia social e integrar novas tecnologias e plataformas à estratégia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Marketing, Comunicação, Jornalismo ou áreas relacionadas; pós-graduação é um diferencial.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gerenciamento de mídias sociais, com histórico comprovado de campanhas bem-sucedidas.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ferramentas de análise de mídia social e publicidade paga.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comunicação,  escrita, análise e pensamento estratégico.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tag w:val="goog_rdk_2"/>
      </w:sdtPr>
      <w:sdtContent>
        <w:p w:rsidR="00000000" w:rsidDel="00000000" w:rsidP="00000000" w:rsidRDefault="00000000" w:rsidRPr="00000000" w14:paraId="0000002B">
          <w:pPr>
            <w:spacing w:line="360" w:lineRule="auto"/>
            <w:rPr>
              <w:ins w:author="Leandro Rezende" w:id="0" w:date="2024-10-02T19:28:05Z"/>
              <w:rFonts w:ascii="Montserrat" w:cs="Montserrat" w:eastAsia="Montserrat" w:hAnsi="Montserrat"/>
            </w:rPr>
          </w:pPr>
          <w:sdt>
            <w:sdtPr>
              <w:tag w:val="goog_rdk_1"/>
            </w:sdtPr>
            <w:sdtContent>
              <w:ins w:author="Leandro Rezende" w:id="0" w:date="2024-10-02T19:28:05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2C">
          <w:pPr>
            <w:spacing w:line="360" w:lineRule="auto"/>
            <w:rPr>
              <w:ins w:author="Leandro Rezende" w:id="0" w:date="2024-10-02T19:28:05Z"/>
              <w:rFonts w:ascii="Montserrat" w:cs="Montserrat" w:eastAsia="Montserrat" w:hAnsi="Montserrat"/>
            </w:rPr>
          </w:pPr>
          <w:sdt>
            <w:sdtPr>
              <w:tag w:val="goog_rdk_3"/>
            </w:sdtPr>
            <w:sdtContent>
              <w:ins w:author="Leandro Rezende" w:id="0" w:date="2024-10-02T19:28:05Z"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Portfólio com experiência comprovada na criação de estratégias de linhas editoriais para produtos digitais SAAS. É essencial mostrar os resultados de crescimento de contas com alto número de views e engajamento além de apenas um visual de alto nível.</w:t>
                </w:r>
              </w:ins>
            </w:sdtContent>
          </w:sdt>
        </w:p>
      </w:sdtContent>
    </w:sdt>
    <w:p w:rsidR="00000000" w:rsidDel="00000000" w:rsidP="00000000" w:rsidRDefault="00000000" w:rsidRPr="00000000" w14:paraId="0000002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zJuq4mBmgZfE42EzPCky57rCQ==">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